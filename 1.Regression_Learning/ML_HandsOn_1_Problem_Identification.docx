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u02levtwak5" w:id="0"/>
      <w:bookmarkEnd w:id="0"/>
      <w:r w:rsidDel="00000000" w:rsidR="00000000" w:rsidRPr="00000000">
        <w:rPr>
          <w:rtl w:val="0"/>
        </w:rPr>
        <w:t xml:space="preserve">Scenario</w:t>
      </w:r>
    </w:p>
    <w:p w:rsidR="00000000" w:rsidDel="00000000" w:rsidP="00000000" w:rsidRDefault="00000000" w:rsidRPr="00000000" w14:paraId="00000002">
      <w:pPr>
        <w:rPr/>
      </w:pPr>
      <w:r w:rsidDel="00000000" w:rsidR="00000000" w:rsidRPr="00000000">
        <w:rPr>
          <w:rtl w:val="0"/>
        </w:rPr>
        <w:t xml:space="preserve"> A company works with a number of employees, all the workers are dependents on the employees. Even if one of the employees resigns the job immediately then the assigned work will not be finished at the time, so delivery of the project to the clients will be delayed. The company planned to make a solution for this, they want to know which employee may resign next. If they know previously, they can arrange alternatives to avoid such problems. As an AI Engineer you must give Solution to this.</w:t>
      </w:r>
    </w:p>
    <w:p w:rsidR="00000000" w:rsidDel="00000000" w:rsidP="00000000" w:rsidRDefault="00000000" w:rsidRPr="00000000" w14:paraId="00000003">
      <w:pPr>
        <w:rPr/>
      </w:pPr>
      <w:r w:rsidDel="00000000" w:rsidR="00000000" w:rsidRPr="00000000">
        <w:rPr>
          <w:rtl w:val="0"/>
        </w:rPr>
        <w:t xml:space="preserve">A) How will you achieve this in AI?</w:t>
      </w:r>
    </w:p>
    <w:p w:rsidR="00000000" w:rsidDel="00000000" w:rsidP="00000000" w:rsidRDefault="00000000" w:rsidRPr="00000000" w14:paraId="00000004">
      <w:pPr>
        <w:rPr/>
      </w:pPr>
      <w:r w:rsidDel="00000000" w:rsidR="00000000" w:rsidRPr="00000000">
        <w:rPr>
          <w:rtl w:val="0"/>
        </w:rPr>
        <w:t xml:space="preserve">B) Find out the 3 -Stage of Problem Identification</w:t>
      </w:r>
    </w:p>
    <w:p w:rsidR="00000000" w:rsidDel="00000000" w:rsidP="00000000" w:rsidRDefault="00000000" w:rsidRPr="00000000" w14:paraId="00000005">
      <w:pPr>
        <w:rPr/>
      </w:pPr>
      <w:r w:rsidDel="00000000" w:rsidR="00000000" w:rsidRPr="00000000">
        <w:rPr>
          <w:rtl w:val="0"/>
        </w:rPr>
        <w:t xml:space="preserve">C) Name the project</w:t>
      </w:r>
    </w:p>
    <w:p w:rsidR="00000000" w:rsidDel="00000000" w:rsidP="00000000" w:rsidRDefault="00000000" w:rsidRPr="00000000" w14:paraId="00000006">
      <w:pPr>
        <w:rPr/>
      </w:pPr>
      <w:r w:rsidDel="00000000" w:rsidR="00000000" w:rsidRPr="00000000">
        <w:rPr>
          <w:rtl w:val="0"/>
        </w:rPr>
        <w:t xml:space="preserve">D) Create the dummy Dataset.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ns w:author="Jagadish Krishnan" w:id="0" w:date="2026-03-10T04:33:53Z"/>
        </w:rPr>
      </w:pPr>
      <w:ins w:author="Jagadish Krishnan" w:id="0" w:date="2026-03-10T04:33:53Z">
        <w:r w:rsidDel="00000000" w:rsidR="00000000" w:rsidRPr="00000000">
          <w:rPr>
            <w:rtl w:val="0"/>
          </w:rPr>
        </w:r>
      </w:ins>
    </w:p>
    <w:p w:rsidR="00000000" w:rsidDel="00000000" w:rsidP="00000000" w:rsidRDefault="00000000" w:rsidRPr="00000000" w14:paraId="00000009">
      <w:pPr>
        <w:rPr>
          <w:ins w:author="Jagadish Krishnan" w:id="0" w:date="2026-03-10T04:33:53Z"/>
        </w:rPr>
      </w:pPr>
      <w:ins w:author="Jagadish Krishnan" w:id="0" w:date="2026-03-10T04:33:53Z">
        <w:r w:rsidDel="00000000" w:rsidR="00000000" w:rsidRPr="00000000">
          <w:rPr>
            <w:rtl w:val="0"/>
          </w:rPr>
        </w:r>
      </w:ins>
    </w:p>
    <w:p w:rsidR="00000000" w:rsidDel="00000000" w:rsidP="00000000" w:rsidRDefault="00000000" w:rsidRPr="00000000" w14:paraId="0000000A">
      <w:pPr>
        <w:rPr>
          <w:ins w:author="Jagadish Krishnan" w:id="0" w:date="2026-03-10T04:33:53Z"/>
        </w:rPr>
      </w:pPr>
      <w:ins w:author="Jagadish Krishnan" w:id="0" w:date="2026-03-10T04:33:53Z">
        <w:r w:rsidDel="00000000" w:rsidR="00000000" w:rsidRPr="00000000">
          <w:rPr>
            <w:rtl w:val="0"/>
          </w:rPr>
        </w:r>
      </w:ins>
    </w:p>
    <w:p w:rsidR="00000000" w:rsidDel="00000000" w:rsidP="00000000" w:rsidRDefault="00000000" w:rsidRPr="00000000" w14:paraId="0000000B">
      <w:pPr>
        <w:rPr>
          <w:ins w:author="Jagadish Krishnan" w:id="0" w:date="2026-03-10T04:33:53Z"/>
        </w:rPr>
      </w:pPr>
      <w:ins w:author="Jagadish Krishnan" w:id="0" w:date="2026-03-10T04:33:53Z">
        <w:r w:rsidDel="00000000" w:rsidR="00000000" w:rsidRPr="00000000">
          <w:rPr>
            <w:rtl w:val="0"/>
          </w:rPr>
        </w:r>
      </w:ins>
    </w:p>
    <w:p w:rsidR="00000000" w:rsidDel="00000000" w:rsidP="00000000" w:rsidRDefault="00000000" w:rsidRPr="00000000" w14:paraId="0000000C">
      <w:pPr>
        <w:rPr>
          <w:ins w:author="Jagadish Krishnan" w:id="0" w:date="2026-03-10T04:33:53Z"/>
        </w:rPr>
      </w:pPr>
      <w:ins w:author="Jagadish Krishnan" w:id="0" w:date="2026-03-10T04:33:53Z">
        <w:r w:rsidDel="00000000" w:rsidR="00000000" w:rsidRPr="00000000">
          <w:rPr>
            <w:rtl w:val="0"/>
          </w:rPr>
        </w:r>
      </w:ins>
    </w:p>
    <w:p w:rsidR="00000000" w:rsidDel="00000000" w:rsidP="00000000" w:rsidRDefault="00000000" w:rsidRPr="00000000" w14:paraId="0000000D">
      <w:pPr>
        <w:rPr>
          <w:ins w:author="Jagadish Krishnan" w:id="0" w:date="2026-03-10T04:33:53Z"/>
        </w:rPr>
      </w:pPr>
      <w:ins w:author="Jagadish Krishnan" w:id="0" w:date="2026-03-10T04:33:53Z">
        <w:r w:rsidDel="00000000" w:rsidR="00000000" w:rsidRPr="00000000">
          <w:rPr>
            <w:rtl w:val="0"/>
          </w:rPr>
        </w:r>
      </w:ins>
    </w:p>
    <w:p w:rsidR="00000000" w:rsidDel="00000000" w:rsidP="00000000" w:rsidRDefault="00000000" w:rsidRPr="00000000" w14:paraId="0000000E">
      <w:pPr>
        <w:rPr>
          <w:ins w:author="Jagadish Krishnan" w:id="0" w:date="2026-03-10T04:33:53Z"/>
        </w:rPr>
      </w:pPr>
      <w:ins w:author="Jagadish Krishnan" w:id="0" w:date="2026-03-10T04:33:53Z">
        <w:r w:rsidDel="00000000" w:rsidR="00000000" w:rsidRPr="00000000">
          <w:rPr>
            <w:rtl w:val="0"/>
          </w:rPr>
        </w:r>
      </w:ins>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jc w:val="center"/>
        <w:rPr/>
      </w:pPr>
      <w:bookmarkStart w:colFirst="0" w:colLast="0" w:name="_sb1bbb1c4lw" w:id="1"/>
      <w:bookmarkEnd w:id="1"/>
      <w:r w:rsidDel="00000000" w:rsidR="00000000" w:rsidRPr="00000000">
        <w:rPr>
          <w:rtl w:val="0"/>
        </w:rPr>
        <w:t xml:space="preserve">Employee Attrition Predictor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How will you achieve this in AI?</w:t>
      </w:r>
    </w:p>
    <w:p w:rsidR="00000000" w:rsidDel="00000000" w:rsidP="00000000" w:rsidRDefault="00000000" w:rsidRPr="00000000" w14:paraId="00000016">
      <w:pPr>
        <w:rPr/>
      </w:pPr>
      <w:r w:rsidDel="00000000" w:rsidR="00000000" w:rsidRPr="00000000">
        <w:rPr>
          <w:rtl w:val="0"/>
        </w:rPr>
        <w:t xml:space="preserve">Gather all </w:t>
      </w:r>
      <w:r w:rsidDel="00000000" w:rsidR="00000000" w:rsidRPr="00000000">
        <w:rPr>
          <w:rtl w:val="0"/>
        </w:rPr>
        <w:t xml:space="preserve">employees details along with years with the company, any promotion in the last 2 years, overtime, job satisfaction, performance rating. With gathered data and right model we can predict the employee attrition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Find out the 3 -Stage of Problem Identification</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Machine Learning</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Supervised Learning</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Classification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Dummy data set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60"/>
        <w:gridCol w:w="555"/>
        <w:gridCol w:w="525"/>
        <w:gridCol w:w="1305"/>
        <w:gridCol w:w="1425"/>
        <w:gridCol w:w="1125"/>
        <w:gridCol w:w="1095"/>
        <w:gridCol w:w="1350"/>
        <w:gridCol w:w="660"/>
        <w:tblGridChange w:id="0">
          <w:tblGrid>
            <w:gridCol w:w="630"/>
            <w:gridCol w:w="360"/>
            <w:gridCol w:w="555"/>
            <w:gridCol w:w="525"/>
            <w:gridCol w:w="1305"/>
            <w:gridCol w:w="1425"/>
            <w:gridCol w:w="1125"/>
            <w:gridCol w:w="1095"/>
            <w:gridCol w:w="1350"/>
            <w:gridCol w:w="66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sz w:val="16"/>
                <w:szCs w:val="16"/>
              </w:rPr>
            </w:pPr>
            <w:r w:rsidDel="00000000" w:rsidR="00000000" w:rsidRPr="00000000">
              <w:rPr>
                <w:b w:val="1"/>
                <w:bCs w:val="1"/>
                <w:sz w:val="16"/>
                <w:szCs w:val="16"/>
                <w:rtl w:val="0"/>
              </w:rPr>
              <w:t xml:space="preserve">Emp_ID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sz w:val="16"/>
                <w:szCs w:val="16"/>
              </w:rPr>
            </w:pPr>
            <w:r w:rsidDel="00000000" w:rsidR="00000000" w:rsidRPr="00000000">
              <w:rPr>
                <w:b w:val="1"/>
                <w:bCs w:val="1"/>
                <w:sz w:val="16"/>
                <w:szCs w:val="16"/>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sz w:val="16"/>
                <w:szCs w:val="16"/>
              </w:rPr>
            </w:pPr>
            <w:r w:rsidDel="00000000" w:rsidR="00000000" w:rsidRPr="00000000">
              <w:rPr>
                <w:b w:val="1"/>
                <w:bCs w:val="1"/>
                <w:sz w:val="16"/>
                <w:szCs w:val="16"/>
                <w:rtl w:val="0"/>
              </w:rPr>
              <w:t xml:space="preserve">Dept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sz w:val="16"/>
                <w:szCs w:val="16"/>
              </w:rPr>
            </w:pPr>
            <w:r w:rsidDel="00000000" w:rsidR="00000000" w:rsidRPr="00000000">
              <w:rPr>
                <w:b w:val="1"/>
                <w:bCs w:val="1"/>
                <w:sz w:val="16"/>
                <w:szCs w:val="16"/>
                <w:rtl w:val="0"/>
              </w:rPr>
              <w:t xml:space="preserve">Salary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sz w:val="16"/>
                <w:szCs w:val="16"/>
              </w:rPr>
            </w:pPr>
            <w:r w:rsidDel="00000000" w:rsidR="00000000" w:rsidRPr="00000000">
              <w:rPr>
                <w:b w:val="1"/>
                <w:bCs w:val="1"/>
                <w:sz w:val="16"/>
                <w:szCs w:val="16"/>
                <w:rtl w:val="0"/>
              </w:rPr>
              <w:t xml:space="preserve">Years_At_Company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sz w:val="16"/>
                <w:szCs w:val="16"/>
              </w:rPr>
            </w:pPr>
            <w:r w:rsidDel="00000000" w:rsidR="00000000" w:rsidRPr="00000000">
              <w:rPr>
                <w:b w:val="1"/>
                <w:bCs w:val="1"/>
                <w:sz w:val="16"/>
                <w:szCs w:val="16"/>
                <w:rtl w:val="0"/>
              </w:rPr>
              <w:t xml:space="preserve">Promotion_Last_2Yrs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sz w:val="16"/>
                <w:szCs w:val="16"/>
              </w:rPr>
            </w:pPr>
            <w:r w:rsidDel="00000000" w:rsidR="00000000" w:rsidRPr="00000000">
              <w:rPr>
                <w:b w:val="1"/>
                <w:bCs w:val="1"/>
                <w:sz w:val="16"/>
                <w:szCs w:val="16"/>
                <w:rtl w:val="0"/>
              </w:rPr>
              <w:t xml:space="preserve">Overtime_Hours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sz w:val="16"/>
                <w:szCs w:val="16"/>
              </w:rPr>
            </w:pPr>
            <w:r w:rsidDel="00000000" w:rsidR="00000000" w:rsidRPr="00000000">
              <w:rPr>
                <w:b w:val="1"/>
                <w:bCs w:val="1"/>
                <w:sz w:val="16"/>
                <w:szCs w:val="16"/>
                <w:rtl w:val="0"/>
              </w:rPr>
              <w:t xml:space="preserve">Job_Satisfaction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sz w:val="16"/>
                <w:szCs w:val="16"/>
              </w:rPr>
            </w:pPr>
            <w:r w:rsidDel="00000000" w:rsidR="00000000" w:rsidRPr="00000000">
              <w:rPr>
                <w:b w:val="1"/>
                <w:bCs w:val="1"/>
                <w:sz w:val="16"/>
                <w:szCs w:val="16"/>
                <w:rtl w:val="0"/>
              </w:rPr>
              <w:t xml:space="preserve">Performance_Rating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sz w:val="16"/>
                <w:szCs w:val="16"/>
              </w:rPr>
            </w:pPr>
            <w:r w:rsidDel="00000000" w:rsidR="00000000" w:rsidRPr="00000000">
              <w:rPr>
                <w:sz w:val="16"/>
                <w:szCs w:val="16"/>
                <w:rtl w:val="0"/>
              </w:rPr>
              <w:t xml:space="preserve">E001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sz w:val="16"/>
                <w:szCs w:val="16"/>
              </w:rPr>
            </w:pPr>
            <w:r w:rsidDel="00000000" w:rsidR="00000000" w:rsidRPr="00000000">
              <w:rPr>
                <w:sz w:val="16"/>
                <w:szCs w:val="16"/>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sz w:val="16"/>
                <w:szCs w:val="16"/>
              </w:rPr>
            </w:pPr>
            <w:r w:rsidDel="00000000" w:rsidR="00000000" w:rsidRPr="00000000">
              <w:rPr>
                <w:sz w:val="16"/>
                <w:szCs w:val="16"/>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sz w:val="16"/>
                <w:szCs w:val="16"/>
              </w:rPr>
            </w:pPr>
            <w:r w:rsidDel="00000000" w:rsidR="00000000" w:rsidRPr="00000000">
              <w:rPr>
                <w:sz w:val="16"/>
                <w:szCs w:val="16"/>
                <w:rtl w:val="0"/>
              </w:rPr>
              <w:t xml:space="preserve">65000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sz w:val="16"/>
                <w:szCs w:val="16"/>
              </w:rPr>
            </w:pPr>
            <w:r w:rsidDel="00000000" w:rsidR="00000000" w:rsidRPr="00000000">
              <w:rPr>
                <w:sz w:val="16"/>
                <w:szCs w:val="16"/>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sz w:val="16"/>
                <w:szCs w:val="16"/>
              </w:rPr>
            </w:pPr>
            <w:r w:rsidDel="00000000" w:rsidR="00000000" w:rsidRPr="00000000">
              <w:rPr>
                <w:sz w:val="16"/>
                <w:szCs w:val="16"/>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sz w:val="16"/>
                <w:szCs w:val="16"/>
              </w:rPr>
            </w:pPr>
            <w:r w:rsidDel="00000000" w:rsidR="00000000" w:rsidRPr="00000000">
              <w:rPr>
                <w:sz w:val="16"/>
                <w:szCs w:val="16"/>
                <w:rtl w:val="0"/>
              </w:rPr>
              <w:t xml:space="preserve">E002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sz w:val="16"/>
                <w:szCs w:val="16"/>
              </w:rPr>
            </w:pPr>
            <w:r w:rsidDel="00000000" w:rsidR="00000000" w:rsidRPr="00000000">
              <w:rPr>
                <w:sz w:val="16"/>
                <w:szCs w:val="16"/>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sz w:val="16"/>
                <w:szCs w:val="16"/>
              </w:rPr>
            </w:pPr>
            <w:r w:rsidDel="00000000" w:rsidR="00000000" w:rsidRPr="00000000">
              <w:rPr>
                <w:sz w:val="16"/>
                <w:szCs w:val="16"/>
                <w:rtl w:val="0"/>
              </w:rPr>
              <w:t xml:space="preserve">HR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sz w:val="16"/>
                <w:szCs w:val="16"/>
              </w:rPr>
            </w:pPr>
            <w:r w:rsidDel="00000000" w:rsidR="00000000" w:rsidRPr="00000000">
              <w:rPr>
                <w:sz w:val="16"/>
                <w:szCs w:val="16"/>
                <w:rtl w:val="0"/>
              </w:rPr>
              <w:t xml:space="preserve">55000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sz w:val="16"/>
                <w:szCs w:val="16"/>
              </w:rPr>
            </w:pPr>
            <w:r w:rsidDel="00000000" w:rsidR="00000000" w:rsidRPr="00000000">
              <w:rPr>
                <w:sz w:val="16"/>
                <w:szCs w:val="1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sz w:val="16"/>
                <w:szCs w:val="16"/>
              </w:rPr>
            </w:pPr>
            <w:r w:rsidDel="00000000" w:rsidR="00000000" w:rsidRPr="00000000">
              <w:rPr>
                <w:sz w:val="16"/>
                <w:szCs w:val="16"/>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sz w:val="16"/>
                <w:szCs w:val="16"/>
              </w:rPr>
            </w:pPr>
            <w:r w:rsidDel="00000000" w:rsidR="00000000" w:rsidRPr="00000000">
              <w:rPr>
                <w:sz w:val="16"/>
                <w:szCs w:val="16"/>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sz w:val="16"/>
                <w:szCs w:val="16"/>
              </w:rPr>
            </w:pPr>
            <w:r w:rsidDel="00000000" w:rsidR="00000000" w:rsidRPr="00000000">
              <w:rPr>
                <w:sz w:val="16"/>
                <w:szCs w:val="16"/>
                <w:rtl w:val="0"/>
              </w:rPr>
              <w:t xml:space="preserve">E003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sz w:val="16"/>
                <w:szCs w:val="16"/>
              </w:rPr>
            </w:pPr>
            <w:r w:rsidDel="00000000" w:rsidR="00000000" w:rsidRPr="00000000">
              <w:rPr>
                <w:sz w:val="16"/>
                <w:szCs w:val="16"/>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sz w:val="16"/>
                <w:szCs w:val="16"/>
              </w:rPr>
            </w:pPr>
            <w:r w:rsidDel="00000000" w:rsidR="00000000" w:rsidRPr="00000000">
              <w:rPr>
                <w:sz w:val="16"/>
                <w:szCs w:val="16"/>
                <w:rtl w:val="0"/>
              </w:rPr>
              <w:t xml:space="preserve">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sz w:val="16"/>
                <w:szCs w:val="16"/>
              </w:rPr>
            </w:pPr>
            <w:r w:rsidDel="00000000" w:rsidR="00000000" w:rsidRPr="00000000">
              <w:rPr>
                <w:sz w:val="16"/>
                <w:szCs w:val="16"/>
                <w:rtl w:val="0"/>
              </w:rPr>
              <w:t xml:space="preserve">72000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sz w:val="16"/>
                <w:szCs w:val="16"/>
              </w:rPr>
            </w:pPr>
            <w:r w:rsidDel="00000000" w:rsidR="00000000" w:rsidRPr="00000000">
              <w:rPr>
                <w:sz w:val="16"/>
                <w:szCs w:val="1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sz w:val="16"/>
                <w:szCs w:val="16"/>
              </w:rPr>
            </w:pPr>
            <w:r w:rsidDel="00000000" w:rsidR="00000000" w:rsidRPr="00000000">
              <w:rPr>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sz w:val="16"/>
                <w:szCs w:val="16"/>
              </w:rPr>
            </w:pPr>
            <w:r w:rsidDel="00000000" w:rsidR="00000000" w:rsidRPr="00000000">
              <w:rPr>
                <w:sz w:val="16"/>
                <w:szCs w:val="16"/>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sz w:val="16"/>
                <w:szCs w:val="16"/>
              </w:rPr>
            </w:pPr>
            <w:r w:rsidDel="00000000" w:rsidR="00000000" w:rsidRPr="00000000">
              <w:rPr>
                <w:sz w:val="16"/>
                <w:szCs w:val="16"/>
                <w:rtl w:val="0"/>
              </w:rPr>
              <w:t xml:space="preserve">E004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sz w:val="16"/>
                <w:szCs w:val="16"/>
              </w:rPr>
            </w:pPr>
            <w:r w:rsidDel="00000000" w:rsidR="00000000" w:rsidRPr="00000000">
              <w:rPr>
                <w:sz w:val="16"/>
                <w:szCs w:val="16"/>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sz w:val="16"/>
                <w:szCs w:val="16"/>
              </w:rPr>
            </w:pPr>
            <w:r w:rsidDel="00000000" w:rsidR="00000000" w:rsidRPr="00000000">
              <w:rPr>
                <w:sz w:val="16"/>
                <w:szCs w:val="16"/>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sz w:val="16"/>
                <w:szCs w:val="16"/>
              </w:rPr>
            </w:pPr>
            <w:r w:rsidDel="00000000" w:rsidR="00000000" w:rsidRPr="00000000">
              <w:rPr>
                <w:sz w:val="16"/>
                <w:szCs w:val="16"/>
                <w:rtl w:val="0"/>
              </w:rPr>
              <w:t xml:space="preserve">60000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sz w:val="16"/>
                <w:szCs w:val="16"/>
              </w:rPr>
            </w:pPr>
            <w:r w:rsidDel="00000000" w:rsidR="00000000" w:rsidRPr="00000000">
              <w:rPr>
                <w:sz w:val="16"/>
                <w:szCs w:val="16"/>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sz w:val="16"/>
                <w:szCs w:val="16"/>
              </w:rPr>
            </w:pPr>
            <w:r w:rsidDel="00000000" w:rsidR="00000000" w:rsidRPr="00000000">
              <w:rPr>
                <w:sz w:val="16"/>
                <w:szCs w:val="16"/>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sz w:val="16"/>
                <w:szCs w:val="16"/>
              </w:rPr>
            </w:pPr>
            <w:r w:rsidDel="00000000" w:rsidR="00000000" w:rsidRPr="00000000">
              <w:rPr>
                <w:sz w:val="16"/>
                <w:szCs w:val="16"/>
                <w:rtl w:val="0"/>
              </w:rPr>
              <w:t xml:space="preserve">E005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sz w:val="16"/>
                <w:szCs w:val="16"/>
              </w:rPr>
            </w:pPr>
            <w:r w:rsidDel="00000000" w:rsidR="00000000" w:rsidRPr="00000000">
              <w:rPr>
                <w:sz w:val="16"/>
                <w:szCs w:val="16"/>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sz w:val="16"/>
                <w:szCs w:val="16"/>
              </w:rPr>
            </w:pPr>
            <w:r w:rsidDel="00000000" w:rsidR="00000000" w:rsidRPr="00000000">
              <w:rPr>
                <w:sz w:val="16"/>
                <w:szCs w:val="16"/>
                <w:rtl w:val="0"/>
              </w:rPr>
              <w:t xml:space="preserve">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sz w:val="16"/>
                <w:szCs w:val="16"/>
              </w:rPr>
            </w:pPr>
            <w:r w:rsidDel="00000000" w:rsidR="00000000" w:rsidRPr="00000000">
              <w:rPr>
                <w:sz w:val="16"/>
                <w:szCs w:val="16"/>
                <w:rtl w:val="0"/>
              </w:rPr>
              <w:t xml:space="preserve">80000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sz w:val="16"/>
                <w:szCs w:val="16"/>
              </w:rPr>
            </w:pPr>
            <w:r w:rsidDel="00000000" w:rsidR="00000000" w:rsidRPr="00000000">
              <w:rPr>
                <w:sz w:val="16"/>
                <w:szCs w:val="1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sz w:val="16"/>
                <w:szCs w:val="16"/>
              </w:rPr>
            </w:pPr>
            <w:r w:rsidDel="00000000" w:rsidR="00000000" w:rsidRPr="00000000">
              <w:rPr>
                <w:sz w:val="16"/>
                <w:szCs w:val="16"/>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sz w:val="16"/>
                <w:szCs w:val="16"/>
              </w:rPr>
            </w:pPr>
            <w:r w:rsidDel="00000000" w:rsidR="00000000" w:rsidRPr="00000000">
              <w:rPr>
                <w:sz w:val="16"/>
                <w:szCs w:val="16"/>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sz w:val="16"/>
                <w:szCs w:val="16"/>
              </w:rPr>
            </w:pPr>
            <w:r w:rsidDel="00000000" w:rsidR="00000000" w:rsidRPr="00000000">
              <w:rPr>
                <w:sz w:val="16"/>
                <w:szCs w:val="16"/>
                <w:rtl w:val="0"/>
              </w:rPr>
              <w:t xml:space="preserve">E006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sz w:val="16"/>
                <w:szCs w:val="16"/>
              </w:rPr>
            </w:pPr>
            <w:r w:rsidDel="00000000" w:rsidR="00000000" w:rsidRPr="00000000">
              <w:rPr>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sz w:val="16"/>
                <w:szCs w:val="16"/>
              </w:rPr>
            </w:pPr>
            <w:r w:rsidDel="00000000" w:rsidR="00000000" w:rsidRPr="00000000">
              <w:rPr>
                <w:sz w:val="16"/>
                <w:szCs w:val="16"/>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sz w:val="16"/>
                <w:szCs w:val="16"/>
              </w:rPr>
            </w:pPr>
            <w:r w:rsidDel="00000000" w:rsidR="00000000" w:rsidRPr="00000000">
              <w:rPr>
                <w:sz w:val="16"/>
                <w:szCs w:val="16"/>
                <w:rtl w:val="0"/>
              </w:rPr>
              <w:t xml:space="preserve">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sz w:val="16"/>
                <w:szCs w:val="16"/>
              </w:rPr>
            </w:pPr>
            <w:r w:rsidDel="00000000" w:rsidR="00000000" w:rsidRPr="00000000">
              <w:rPr>
                <w:sz w:val="16"/>
                <w:szCs w:val="16"/>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sz w:val="16"/>
                <w:szCs w:val="16"/>
              </w:rPr>
            </w:pPr>
            <w:r w:rsidDel="00000000" w:rsidR="00000000" w:rsidRPr="00000000">
              <w:rPr>
                <w:sz w:val="16"/>
                <w:szCs w:val="16"/>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sz w:val="16"/>
                <w:szCs w:val="16"/>
              </w:rPr>
            </w:pPr>
            <w:r w:rsidDel="00000000" w:rsidR="00000000" w:rsidRPr="00000000">
              <w:rPr>
                <w:sz w:val="16"/>
                <w:szCs w:val="16"/>
                <w:rtl w:val="0"/>
              </w:rPr>
              <w:t xml:space="preserve">E007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sz w:val="16"/>
                <w:szCs w:val="16"/>
              </w:rPr>
            </w:pPr>
            <w:r w:rsidDel="00000000" w:rsidR="00000000" w:rsidRPr="00000000">
              <w:rPr>
                <w:sz w:val="16"/>
                <w:szCs w:val="16"/>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sz w:val="16"/>
                <w:szCs w:val="16"/>
              </w:rPr>
            </w:pPr>
            <w:r w:rsidDel="00000000" w:rsidR="00000000" w:rsidRPr="00000000">
              <w:rPr>
                <w:sz w:val="16"/>
                <w:szCs w:val="16"/>
                <w:rtl w:val="0"/>
              </w:rPr>
              <w:t xml:space="preserve">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sz w:val="16"/>
                <w:szCs w:val="16"/>
              </w:rPr>
            </w:pPr>
            <w:r w:rsidDel="00000000" w:rsidR="00000000" w:rsidRPr="00000000">
              <w:rPr>
                <w:sz w:val="16"/>
                <w:szCs w:val="16"/>
                <w:rtl w:val="0"/>
              </w:rPr>
              <w:t xml:space="preserve">75000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sz w:val="16"/>
                <w:szCs w:val="16"/>
              </w:rPr>
            </w:pPr>
            <w:r w:rsidDel="00000000" w:rsidR="00000000" w:rsidRPr="00000000">
              <w:rPr>
                <w:sz w:val="16"/>
                <w:szCs w:val="16"/>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sz w:val="16"/>
                <w:szCs w:val="16"/>
              </w:rPr>
            </w:pPr>
            <w:r w:rsidDel="00000000" w:rsidR="00000000" w:rsidRPr="00000000">
              <w:rPr>
                <w:sz w:val="16"/>
                <w:szCs w:val="1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sz w:val="16"/>
                <w:szCs w:val="16"/>
              </w:rPr>
            </w:pPr>
            <w:r w:rsidDel="00000000" w:rsidR="00000000" w:rsidRPr="00000000">
              <w:rPr>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sz w:val="16"/>
                <w:szCs w:val="16"/>
              </w:rPr>
            </w:pPr>
            <w:r w:rsidDel="00000000" w:rsidR="00000000" w:rsidRPr="00000000">
              <w:rPr>
                <w:sz w:val="16"/>
                <w:szCs w:val="16"/>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sz w:val="16"/>
                <w:szCs w:val="16"/>
              </w:rPr>
            </w:pPr>
            <w:r w:rsidDel="00000000" w:rsidR="00000000" w:rsidRPr="00000000">
              <w:rPr>
                <w:sz w:val="16"/>
                <w:szCs w:val="16"/>
                <w:rtl w:val="0"/>
              </w:rPr>
              <w:t xml:space="preserve">E008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sz w:val="16"/>
                <w:szCs w:val="16"/>
              </w:rPr>
            </w:pPr>
            <w:r w:rsidDel="00000000" w:rsidR="00000000" w:rsidRPr="00000000">
              <w:rPr>
                <w:sz w:val="16"/>
                <w:szCs w:val="16"/>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sz w:val="16"/>
                <w:szCs w:val="16"/>
              </w:rPr>
            </w:pPr>
            <w:r w:rsidDel="00000000" w:rsidR="00000000" w:rsidRPr="00000000">
              <w:rPr>
                <w:sz w:val="16"/>
                <w:szCs w:val="16"/>
                <w:rtl w:val="0"/>
              </w:rPr>
              <w:t xml:space="preserve">HR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sz w:val="16"/>
                <w:szCs w:val="16"/>
              </w:rPr>
            </w:pPr>
            <w:r w:rsidDel="00000000" w:rsidR="00000000" w:rsidRPr="00000000">
              <w:rPr>
                <w:sz w:val="16"/>
                <w:szCs w:val="16"/>
                <w:rtl w:val="0"/>
              </w:rPr>
              <w:t xml:space="preserve">58000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sz w:val="16"/>
                <w:szCs w:val="16"/>
              </w:rPr>
            </w:pPr>
            <w:r w:rsidDel="00000000" w:rsidR="00000000" w:rsidRPr="00000000">
              <w:rPr>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sz w:val="16"/>
                <w:szCs w:val="16"/>
              </w:rPr>
            </w:pPr>
            <w:r w:rsidDel="00000000" w:rsidR="00000000" w:rsidRPr="00000000">
              <w:rPr>
                <w:sz w:val="16"/>
                <w:szCs w:val="16"/>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sz w:val="16"/>
                <w:szCs w:val="16"/>
              </w:rPr>
            </w:pPr>
            <w:r w:rsidDel="00000000" w:rsidR="00000000" w:rsidRPr="00000000">
              <w:rPr>
                <w:sz w:val="16"/>
                <w:szCs w:val="16"/>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sz w:val="16"/>
                <w:szCs w:val="16"/>
              </w:rPr>
            </w:pPr>
            <w:r w:rsidDel="00000000" w:rsidR="00000000" w:rsidRPr="00000000">
              <w:rPr>
                <w:sz w:val="16"/>
                <w:szCs w:val="16"/>
                <w:rtl w:val="0"/>
              </w:rPr>
              <w:t xml:space="preserve">E009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sz w:val="16"/>
                <w:szCs w:val="16"/>
              </w:rPr>
            </w:pPr>
            <w:r w:rsidDel="00000000" w:rsidR="00000000" w:rsidRPr="00000000">
              <w:rPr>
                <w:sz w:val="16"/>
                <w:szCs w:val="16"/>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sz w:val="16"/>
                <w:szCs w:val="16"/>
              </w:rPr>
            </w:pPr>
            <w:r w:rsidDel="00000000" w:rsidR="00000000" w:rsidRPr="00000000">
              <w:rPr>
                <w:sz w:val="16"/>
                <w:szCs w:val="16"/>
                <w:rtl w:val="0"/>
              </w:rPr>
              <w:t xml:space="preserve">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sz w:val="16"/>
                <w:szCs w:val="16"/>
              </w:rPr>
            </w:pPr>
            <w:r w:rsidDel="00000000" w:rsidR="00000000" w:rsidRPr="00000000">
              <w:rPr>
                <w:sz w:val="16"/>
                <w:szCs w:val="16"/>
                <w:rtl w:val="0"/>
              </w:rPr>
              <w:t xml:space="preserve">62000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sz w:val="16"/>
                <w:szCs w:val="16"/>
              </w:rPr>
            </w:pPr>
            <w:r w:rsidDel="00000000" w:rsidR="00000000" w:rsidRPr="00000000">
              <w:rPr>
                <w:sz w:val="16"/>
                <w:szCs w:val="16"/>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sz w:val="16"/>
                <w:szCs w:val="16"/>
              </w:rPr>
            </w:pPr>
            <w:r w:rsidDel="00000000" w:rsidR="00000000" w:rsidRPr="00000000">
              <w:rPr>
                <w:sz w:val="16"/>
                <w:szCs w:val="16"/>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sz w:val="16"/>
                <w:szCs w:val="16"/>
              </w:rPr>
            </w:pPr>
            <w:r w:rsidDel="00000000" w:rsidR="00000000" w:rsidRPr="00000000">
              <w:rPr>
                <w:sz w:val="16"/>
                <w:szCs w:val="16"/>
                <w:rtl w:val="0"/>
              </w:rPr>
              <w:t xml:space="preserve">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sz w:val="16"/>
                <w:szCs w:val="16"/>
              </w:rPr>
            </w:pPr>
            <w:r w:rsidDel="00000000" w:rsidR="00000000" w:rsidRPr="00000000">
              <w:rPr>
                <w:sz w:val="16"/>
                <w:szCs w:val="16"/>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sz w:val="16"/>
                <w:szCs w:val="16"/>
              </w:rPr>
            </w:pPr>
            <w:r w:rsidDel="00000000" w:rsidR="00000000" w:rsidRPr="00000000">
              <w:rPr>
                <w:sz w:val="16"/>
                <w:szCs w:val="16"/>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sz w:val="16"/>
                <w:szCs w:val="16"/>
              </w:rPr>
            </w:pPr>
            <w:r w:rsidDel="00000000" w:rsidR="00000000" w:rsidRPr="00000000">
              <w:rPr>
                <w:sz w:val="16"/>
                <w:szCs w:val="16"/>
                <w:rtl w:val="0"/>
              </w:rPr>
              <w:t xml:space="preserve">90000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sz w:val="16"/>
                <w:szCs w:val="16"/>
              </w:rPr>
            </w:pPr>
            <w:r w:rsidDel="00000000" w:rsidR="00000000" w:rsidRPr="00000000">
              <w:rPr>
                <w:sz w:val="16"/>
                <w:szCs w:val="16"/>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sz w:val="16"/>
                <w:szCs w:val="16"/>
              </w:rPr>
            </w:pPr>
            <w:r w:rsidDel="00000000" w:rsidR="00000000" w:rsidRPr="00000000">
              <w:rPr>
                <w:sz w:val="16"/>
                <w:szCs w:val="16"/>
                <w:rtl w:val="0"/>
              </w:rPr>
              <w:t xml:space="preserve">5</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